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1.xml" ContentType="application/vnd.openxmlformats-officedocument.wordprocessingml.comments+xml"/>
  <Override PartName="/word/commentsExtended1.xml" ContentType="application/vnd.openxmlformats-officedocument.wordprocessingml.commentsExtended+xml"/>
  <Override PartName="/word/commentsExtensible1.xml" ContentType="application/vnd.openxmlformats-officedocument.wordprocessingml.commentsExtensible+xml"/>
  <Override PartName="/word/commentsIds1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Compute power is calculated based on Akash hourly rates</w:t>
      </w:r>
      <w:commentRangeStart w:id="1"/>
      <w:ins w:id="1" w:author="Original Reviewer" w:date="2026-04-29T13:07:20Z" w16du:dateUtc="2026-04-29T13:07:20Z">
        <w:r>
          <w:t xml:space="preserve"> (TBD)</w:t>
        </w:r>
      </w:ins>
      <w:commentRangeEnd w:id="1"/>
      <w:r>
        <w:rPr>
          <w:rStyle w:val="CommentReference"/>
        </w:rPr>
        <w:commentReference w:id="1"/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1.xml><?xml version="1.0" encoding="utf-8"?>
<w:comments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cex="http://schemas.microsoft.com/office/word/2018/wordml/cex" xmlns:mc="http://schemas.openxmlformats.org/markup-compatibility/2006" mc:Ignorable="w14 w15 w16cid w16cex">
  <w:comment w:id="1" w:author="Original Reviewer" w:date="2026-04-29T13:07:20Z" w:initials="OR">
    <w:p w14:paraId="84713CAB" w14:textId="77777777" w:rsidR="5C5CDF01" w:rsidRDefault="5C5CDF01" w:rsidP="5C5CDF01">
      <w:pPr>
        <w:pStyle w:val="CommentText"/>
      </w:pPr>
      <w:r>
        <w:rPr>
          <w:rStyle w:val="CommentReference"/>
        </w:rPr>
        <w:annotationRef/>
      </w:r>
      <w:r>
        <w:t>Need to clarify the rate basis.</w:t>
      </w:r>
    </w:p>
  </w:comment>
</w:comments>
</file>

<file path=word/commentsExtended1.xml><?xml version="1.0" encoding="utf-8"?>
<w15:commentsEx xmlns:w15="http://schemas.microsoft.com/office/word/2012/wordml">
  <w15:commentEx w15:paraId="84713CAB" w15:done="0"/>
</w15:commentsEx>
</file>

<file path=word/commentsExtensible1.xml><?xml version="1.0" encoding="utf-8"?>
<w16cex:commentsExtensible xmlns:w16cex="http://schemas.microsoft.com/office/word/2018/wordml/cex">
  <w16cex:commentExtensible w16cex:durableId="87671AEC" w16cex:dateUtc="2026-04-29T13:07:20Z"/>
</w16cex:commentsExtensible>
</file>

<file path=word/commentsIds1.xml><?xml version="1.0" encoding="utf-8"?>
<w16cid:commentsIds xmlns:w16cid="http://schemas.microsoft.com/office/word/2016/wordml/cid">
  <w16cid:commentId w16cid:paraId="84713CAB" w16cid:durableId="87671AEC"/>
</w16cid:commentsIds>
</file>

<file path=word/fontTable.xml><?xml version="1.0" encoding="utf-8"?>
<w:font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16du="http://schemas.microsoft.com/office/word/2023/wordml/word16du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16du="http://schemas.microsoft.com/office/word/2023/wordml/word16du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w16du="http://schemas.microsoft.com/office/word/2023/wordml/word16du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omments" Target="comments1.xml"/><Relationship Id="rId10" Type="http://schemas.microsoft.com/office/2011/relationships/commentsExtended" Target="commentsExtended1.xml"/><Relationship Id="rId11" Type="http://schemas.microsoft.com/office/2016/09/relationships/commentsIds" Target="commentsIds1.xml"/><Relationship Id="rId12" Type="http://schemas.microsoft.com/office/2018/08/relationships/commentsExtensible" Target="commentsExtensibl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